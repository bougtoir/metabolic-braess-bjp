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val="false"/>
          <w:i w:val="false"/>
        </w:rPr>
        <w:t xml:space="preserve">August </w:t>
      </w:r>
      <w:ins w:id="0" w:author="python-docx" w:date="2013-12-23T23:15:00Z">
        <w:r>
          <w:rPr>
            <w:b w:val="false"/>
            <w:i w:val="false"/>
            <w:color w:val="FF0000"/>
          </w:rPr>
          <w:t>31</w:t>
        </w:r>
      </w:ins>
      <w:del w:id="1" w:author="python-docx" w:date="2013-12-23T23:15:00Z">
        <w:r>
          <w:rPr>
            <w:b w:val="false"/>
            <w:i w:val="false"/>
            <w:color w:val="0000FF"/>
            <w:strike/>
          </w:rPr>
          <w:delText>06</w:delText>
        </w:r>
      </w:del>
      <w:r>
        <w:rPr>
          <w:b w:val="false"/>
          <w:i w:val="false"/>
        </w:rPr>
        <w:t>, 2026</w:t>
      </w:r>
    </w:p>
    <w:p>
      <w:pPr>
        <w:pStyle w:val="Normal"/>
        <w:rPr/>
      </w:pPr>
      <w:r>
        <w:rPr/>
      </w:r>
    </w:p>
    <w:p>
      <w:pPr>
        <w:pStyle w:val="Normal"/>
        <w:rPr/>
      </w:pPr>
      <w:r>
        <w:rPr>
          <w:b w:val="false"/>
          <w:i w:val="false"/>
        </w:rPr>
        <w:t>Editor-in-Chief</w:t>
      </w:r>
    </w:p>
    <w:p>
      <w:pPr>
        <w:pStyle w:val="Normal"/>
        <w:rPr/>
      </w:pPr>
      <w:r>
        <w:rPr>
          <w:b w:val="false"/>
          <w:i w:val="false"/>
        </w:rPr>
        <w:t>Environmental Health and Preventive Medicine</w:t>
      </w:r>
    </w:p>
    <w:p>
      <w:pPr>
        <w:pStyle w:val="Normal"/>
        <w:rPr/>
      </w:pPr>
      <w:r>
        <w:rPr/>
      </w:r>
    </w:p>
    <w:p>
      <w:pPr>
        <w:pStyle w:val="Normal"/>
        <w:rPr/>
      </w:pPr>
      <w:r>
        <w:rPr>
          <w:b w:val="false"/>
          <w:i w:val="false"/>
        </w:rPr>
        <w:t xml:space="preserve">Re: </w:t>
      </w:r>
      <w:ins w:id="2" w:author="python-docx" w:date="2013-12-23T23:15:00Z">
        <w:r>
          <w:rPr>
            <w:b w:val="false"/>
            <w:i w:val="false"/>
            <w:color w:val="FF0000"/>
          </w:rPr>
          <w:t xml:space="preserve">Major revision response for </w:t>
        </w:r>
      </w:ins>
      <w:r>
        <w:rPr>
          <w:b w:val="false"/>
          <w:i w:val="false"/>
        </w:rPr>
        <w:t>EHPM-D-26-</w:t>
      </w:r>
      <w:ins w:id="3" w:author="python-docx" w:date="2013-12-23T23:15:00Z">
        <w:r>
          <w:rPr>
            <w:b w:val="false"/>
            <w:i w:val="false"/>
            <w:color w:val="FF0000"/>
          </w:rPr>
          <w:t>00195</w:t>
        </w:r>
      </w:ins>
      <w:del w:id="4" w:author="python-docx" w:date="2013-12-23T23:15:00Z">
        <w:r>
          <w:rPr>
            <w:b w:val="false"/>
            <w:i w:val="false"/>
            <w:color w:val="0000FF"/>
            <w:strike/>
          </w:rPr>
          <w:delText>00106R2 de novo rejection response</w:delText>
        </w:r>
      </w:del>
    </w:p>
    <w:p>
      <w:pPr>
        <w:pStyle w:val="Normal"/>
        <w:rPr/>
      </w:pPr>
      <w:r>
        <w:rPr>
          <w:b w:val="false"/>
          <w:i w:val="false"/>
        </w:rPr>
        <w:t>"Demand-Side Fiscal Return to Healthcare Expenditure in Japan: Input-Output Multipliers, a Constant Health-Capital Lag, and Diagnostic Equipment Stock with Cross-Country OECD Benchmarking"</w:t>
      </w:r>
    </w:p>
    <w:p>
      <w:pPr>
        <w:pStyle w:val="Normal"/>
        <w:rPr/>
      </w:pPr>
      <w:r>
        <w:rPr/>
      </w:r>
    </w:p>
    <w:p>
      <w:pPr>
        <w:pStyle w:val="Normal"/>
        <w:rPr/>
      </w:pPr>
      <w:r>
        <w:rPr>
          <w:b w:val="false"/>
          <w:i w:val="false"/>
        </w:rPr>
        <w:t>Dear Professor Harada,</w:t>
      </w:r>
    </w:p>
    <w:p>
      <w:pPr>
        <w:pStyle w:val="Normal"/>
        <w:rPr/>
      </w:pPr>
      <w:r>
        <w:rPr/>
      </w:r>
    </w:p>
    <w:p>
      <w:pPr>
        <w:pStyle w:val="Normal"/>
        <w:rPr/>
      </w:pPr>
      <w:ins w:id="5" w:author="python-docx" w:date="2013-12-23T23:15:00Z">
        <w:r>
          <w:rPr>
            <w:b w:val="false"/>
            <w:i w:val="false"/>
            <w:color w:val="FF0000"/>
          </w:rPr>
          <w:t>We thank the editors and the reviewers for the detailed major-revision comments. We have revised the manuscript and addressed every point. All changes are reflected in the revised manuscript and are summarized below.</w:t>
        </w:r>
      </w:ins>
    </w:p>
    <w:p>
      <w:pPr>
        <w:pStyle w:val="Normal"/>
        <w:rPr>
          <w:del w:id="8" w:author="python-docx" w:date="2013-12-23T23:15:00Z"/>
        </w:rPr>
      </w:pPr>
      <w:del w:id="7" w:author="python-docx" w:date="2013-12-23T23:15:00Z">
        <w:r>
          <w:rPr>
            <w:b w:val="false"/>
            <w:i w:val="false"/>
            <w:color w:val="0000FF"/>
            <w:strike/>
          </w:rPr>
          <w:delText>We thank the editors and reviewers for the careful de novo rejection letter. The comments identified that the revised manuscript had grown beyond the claims the analysis supported. We have therefore rebuilt the manuscript around its actual findings. Point-by-point responses to the two sets of reviewer comments are below.</w:delText>
        </w:r>
      </w:del>
    </w:p>
    <w:p>
      <w:pPr>
        <w:pStyle w:val="Normal"/>
        <w:rPr/>
      </w:pPr>
      <w:r>
        <w:rPr/>
      </w:r>
    </w:p>
    <w:p>
      <w:pPr>
        <w:pStyle w:val="Normal"/>
        <w:rPr/>
      </w:pPr>
      <w:r>
        <w:rPr>
          <w:b/>
          <w:sz w:val="24"/>
        </w:rPr>
        <w:t>Reviewer 1</w:t>
      </w:r>
    </w:p>
    <w:p>
      <w:pPr>
        <w:pStyle w:val="Normal"/>
        <w:rPr/>
      </w:pPr>
      <w:ins w:id="9" w:author="python-docx" w:date="2013-12-23T23:15:00Z">
        <w:r>
          <w:rPr>
            <w:b/>
            <w:color w:val="FF0000"/>
          </w:rPr>
          <w:t xml:space="preserve">Comment: </w:t>
        </w:r>
      </w:ins>
      <w:ins w:id="10" w:author="python-docx" w:date="2013-12-23T23:15:00Z">
        <w:r>
          <w:rPr>
            <w:color w:val="FF0000"/>
          </w:rPr>
          <w:t>1. Table 2 footnote does not reproduce the deficit-adjusted values because the formula omits import leakage. For Japan the footnote gives 0.710 but the table reports 0.674.</w:t>
        </w:r>
      </w:ins>
    </w:p>
    <w:p>
      <w:pPr>
        <w:pStyle w:val="Normal"/>
        <w:rPr/>
      </w:pPr>
      <w:ins w:id="12" w:author="python-docx" w:date="2013-12-23T23:15:00Z">
        <w:r>
          <w:rPr>
            <w:b/>
            <w:color w:val="FF0000"/>
          </w:rPr>
          <w:t xml:space="preserve">Response: </w:t>
        </w:r>
      </w:ins>
      <w:ins w:id="13" w:author="python-docx" w:date="2013-12-23T23:15:00Z">
        <w:r>
          <w:rPr>
            <w:color w:val="FF0000"/>
          </w:rPr>
          <w:t>The footnote now reads: FR (Deficit-adj) = (τ × m_eff × (1−δ)) / pf, where m_eff = m × (1 − import leakage rate). Using m_eff = 2.78 × (1 − 0.0505) = 2.64, τ = 0.33, δ = 0.35, and pf = 0.84 gives 0.674, matching the table. The interpretation is also clarified as a stylized sustainability boundary, not a mechanical discount.</w:t>
        </w:r>
      </w:ins>
    </w:p>
    <w:p>
      <w:pPr>
        <w:pStyle w:val="Normal"/>
        <w:rPr>
          <w:del w:id="17" w:author="python-docx" w:date="2013-12-23T23:15:00Z"/>
        </w:rPr>
      </w:pPr>
      <w:del w:id="15" w:author="python-docx" w:date="2013-12-23T23:15:00Z">
        <w:r>
          <w:rPr>
            <w:b/>
            <w:color w:val="0000FF"/>
            <w:strike/>
          </w:rPr>
          <w:delText xml:space="preserve">Comment: </w:delText>
        </w:r>
      </w:del>
      <w:del w:id="16" w:author="python-docx" w:date="2013-12-23T23:15:00Z">
        <w:r>
          <w:rPr>
            <w:i/>
            <w:color w:val="0000FF"/>
            <w:strike/>
          </w:rPr>
          <w:delText>With the positive drift withdrawn, the 'Health-Capital Tempo' pillar delivers only the existence of a constant ~2-year lag. The 'dual-return' framework in the title promises a supply-side return that the paper no longer provides, leaving the framing substantially unsupported. The surviving contribution is narrower than the framework the manuscript is still built around. The work would be best rebuilt around the claims that actually hold, with a title and scope matched to them.</w:delText>
        </w:r>
      </w:del>
    </w:p>
    <w:p>
      <w:pPr>
        <w:pStyle w:val="Normal"/>
        <w:rPr>
          <w:del w:id="20" w:author="python-docx" w:date="2013-12-23T23:15:00Z"/>
        </w:rPr>
      </w:pPr>
      <w:del w:id="18" w:author="python-docx" w:date="2013-12-23T23:15:00Z">
        <w:r>
          <w:rPr>
            <w:b/>
            <w:color w:val="0000FF"/>
            <w:strike/>
          </w:rPr>
          <w:delText xml:space="preserve">Response: </w:delText>
        </w:r>
      </w:del>
      <w:del w:id="19" w:author="python-docx" w:date="2013-12-23T23:15:00Z">
        <w:r>
          <w:rPr>
            <w:color w:val="0000FF"/>
            <w:strike/>
          </w:rPr>
          <w:delText>We agree entirely. The title has been changed to 'Demand-Side Fiscal Return to Healthcare Expenditure in Japan: Input-Output Multipliers, a Constant Health-Capital Lag, and Diagnostic Equipment Stock with Cross-Country OECD Benchmarking'. The abstract, aims, discussion, and conclusions no longer describe a 'dual-return' framework or a supply-side return. The tempo model is now described as testing for a constant spending-to-outcome lag, with the time-varying drift explicitly withdrawn. The manuscript is now built around (a) a material but conditional demand-side fiscal return and (b) a robust constant lag in health-capital accumulation.</w:delText>
        </w:r>
      </w:del>
    </w:p>
    <w:p>
      <w:pPr>
        <w:pStyle w:val="Normal"/>
        <w:rPr/>
      </w:pPr>
      <w:r>
        <w:rPr/>
      </w:r>
    </w:p>
    <w:p>
      <w:pPr>
        <w:pStyle w:val="Normal"/>
        <w:rPr/>
      </w:pPr>
      <w:ins w:id="21" w:author="python-docx" w:date="2013-12-23T23:15:00Z">
        <w:r>
          <w:rPr>
            <w:b/>
            <w:color w:val="FF0000"/>
          </w:rPr>
          <w:t xml:space="preserve">Comment: </w:t>
        </w:r>
      </w:ins>
      <w:ins w:id="22" w:author="python-docx" w:date="2013-12-23T23:15:00Z">
        <w:r>
          <w:rPr>
            <w:color w:val="FF0000"/>
          </w:rPr>
          <w:t>2. Table 4 and Table 5 give different effective multipliers for the same Scenario A; the two tables cannot both be right.</w:t>
        </w:r>
      </w:ins>
    </w:p>
    <w:p>
      <w:pPr>
        <w:pStyle w:val="Normal"/>
        <w:rPr/>
      </w:pPr>
      <w:ins w:id="24" w:author="python-docx" w:date="2013-12-23T23:15:00Z">
        <w:r>
          <w:rPr>
            <w:b/>
            <w:color w:val="FF0000"/>
          </w:rPr>
          <w:t xml:space="preserve">Response: </w:t>
        </w:r>
      </w:ins>
      <w:ins w:id="25" w:author="python-docx" w:date="2013-12-23T23:15:00Z">
        <w:r>
          <w:rPr>
            <w:color w:val="FF0000"/>
          </w:rPr>
          <w:t>Table 4 and Table 5 are now both built from data/japan_counterfactual.json. Scenario A effective multiplier is 2.50 (rounded) and the corresponding fiscal return is 0.981. The sensitivity rows in Table 5 reflect the same formula with varying equipment-CHE shares; the fiscal returns are 1.018, 1.000, 0.981, 0.963, and 0.944.</w:t>
        </w:r>
      </w:ins>
    </w:p>
    <w:p>
      <w:pPr>
        <w:pStyle w:val="Normal"/>
        <w:rPr/>
      </w:pPr>
      <w:ins w:id="27" w:author="python-docx" w:date="2013-12-23T23:15:00Z">
        <w:r>
          <w:rPr>
            <w:color w:val="FF0000"/>
          </w:rPr>
        </w:r>
      </w:ins>
    </w:p>
    <w:p>
      <w:pPr>
        <w:pStyle w:val="Normal"/>
        <w:rPr/>
      </w:pPr>
      <w:ins w:id="29" w:author="python-docx" w:date="2013-12-23T23:15:00Z">
        <w:r>
          <w:rPr>
            <w:b/>
            <w:color w:val="FF0000"/>
          </w:rPr>
          <w:t xml:space="preserve">Comment: </w:t>
        </w:r>
      </w:ins>
      <w:ins w:id="30" w:author="python-docx" w:date="2013-12-23T23:15:00Z">
        <w:r>
          <w:rPr>
            <w:color w:val="FF0000"/>
          </w:rPr>
          <w:t>3. Figure 1 image still contains the withdrawn 'Dual-Return Framework for Neutral Healthcare Sustainability' text.</w:t>
        </w:r>
      </w:ins>
    </w:p>
    <w:p>
      <w:pPr>
        <w:pStyle w:val="Normal"/>
        <w:rPr/>
      </w:pPr>
      <w:ins w:id="32" w:author="python-docx" w:date="2013-12-23T23:15:00Z">
        <w:r>
          <w:rPr>
            <w:b/>
            <w:color w:val="FF0000"/>
          </w:rPr>
          <w:t xml:space="preserve">Response: </w:t>
        </w:r>
      </w:ins>
      <w:ins w:id="33" w:author="python-docx" w:date="2013-12-23T23:15:00Z">
        <w:r>
          <w:rPr>
            <w:color w:val="FF0000"/>
          </w:rPr>
          <w:t>All figures have been regenerated from scripts/analyze_healthcare_economic_effect.py. Figure 1 now shows the 'Demand-Side Fiscal Return and Health-Capital Lag Framework' without the dual-return / supply-side return claims.</w:t>
        </w:r>
      </w:ins>
    </w:p>
    <w:p>
      <w:pPr>
        <w:pStyle w:val="Normal"/>
        <w:rPr/>
      </w:pPr>
      <w:ins w:id="35" w:author="python-docx" w:date="2013-12-23T23:15:00Z">
        <w:r>
          <w:rPr>
            <w:color w:val="FF0000"/>
          </w:rPr>
        </w:r>
      </w:ins>
    </w:p>
    <w:p>
      <w:pPr>
        <w:pStyle w:val="Normal"/>
        <w:rPr/>
      </w:pPr>
      <w:ins w:id="37" w:author="python-docx" w:date="2013-12-23T23:15:00Z">
        <w:r>
          <w:rPr>
            <w:b/>
            <w:color w:val="FF0000"/>
          </w:rPr>
          <w:t xml:space="preserve">Comment: </w:t>
        </w:r>
      </w:ins>
      <w:ins w:id="38" w:author="python-docx" w:date="2013-12-23T23:15:00Z">
        <w:r>
          <w:rPr>
            <w:color w:val="FF0000"/>
          </w:rPr>
          <w:t>4. The text, Table 4, and Figure 7 legend give 46; Figure 7 itself gives 'Median = 48'.</w:t>
        </w:r>
      </w:ins>
    </w:p>
    <w:p>
      <w:pPr>
        <w:pStyle w:val="Normal"/>
        <w:rPr/>
      </w:pPr>
      <w:ins w:id="40" w:author="python-docx" w:date="2013-12-23T23:15:00Z">
        <w:r>
          <w:rPr>
            <w:b/>
            <w:color w:val="FF0000"/>
          </w:rPr>
          <w:t xml:space="preserve">Response: </w:t>
        </w:r>
      </w:ins>
      <w:ins w:id="41" w:author="python-docx" w:date="2013-12-23T23:15:00Z">
        <w:r>
          <w:rPr>
            <w:color w:val="FF0000"/>
          </w:rPr>
          <w:t>All references have been aligned to the rounded OECD median of 48. Table 4, the Results text, and the Figure 7 legend now use 48, matching the label in the regenerated figure.</w:t>
        </w:r>
      </w:ins>
    </w:p>
    <w:p>
      <w:pPr>
        <w:pStyle w:val="Normal"/>
        <w:rPr/>
      </w:pPr>
      <w:ins w:id="43" w:author="python-docx" w:date="2013-12-23T23:15:00Z">
        <w:r>
          <w:rPr>
            <w:color w:val="FF0000"/>
          </w:rPr>
        </w:r>
      </w:ins>
    </w:p>
    <w:p>
      <w:pPr>
        <w:pStyle w:val="Normal"/>
        <w:rPr/>
      </w:pPr>
      <w:ins w:id="45" w:author="python-docx" w:date="2013-12-23T23:15:00Z">
        <w:r>
          <w:rPr>
            <w:b/>
            <w:color w:val="FF0000"/>
          </w:rPr>
          <w:t xml:space="preserve">Comment: </w:t>
        </w:r>
      </w:ins>
      <w:ins w:id="46" w:author="python-docx" w:date="2013-12-23T23:15:00Z">
        <w:r>
          <w:rPr>
            <w:color w:val="FF0000"/>
          </w:rPr>
          <w:t>5. The Declaration of generative AI in scientific writing is missing.</w:t>
        </w:r>
      </w:ins>
    </w:p>
    <w:p>
      <w:pPr>
        <w:pStyle w:val="Normal"/>
        <w:rPr/>
      </w:pPr>
      <w:ins w:id="48" w:author="python-docx" w:date="2013-12-23T23:15:00Z">
        <w:r>
          <w:rPr>
            <w:b/>
            <w:color w:val="FF0000"/>
          </w:rPr>
          <w:t xml:space="preserve">Response: </w:t>
        </w:r>
      </w:ins>
      <w:ins w:id="49" w:author="python-docx" w:date="2013-12-23T23:15:00Z">
        <w:r>
          <w:rPr>
            <w:color w:val="FF0000"/>
          </w:rPr>
          <w:t>A Declaration of generative AI in scientific writing has been added to the Declarations section. It states that generative AI was used for language and structure, that the author reviewed the content, and that no AI was used to generate data, figures, or analyses.</w:t>
        </w:r>
      </w:ins>
    </w:p>
    <w:p>
      <w:pPr>
        <w:pStyle w:val="Normal"/>
        <w:rPr/>
      </w:pPr>
      <w:ins w:id="51" w:author="python-docx" w:date="2013-12-23T23:15:00Z">
        <w:r>
          <w:rPr>
            <w:color w:val="FF0000"/>
          </w:rPr>
        </w:r>
      </w:ins>
    </w:p>
    <w:p>
      <w:pPr>
        <w:pStyle w:val="Normal"/>
        <w:rPr/>
      </w:pPr>
      <w:ins w:id="53" w:author="python-docx" w:date="2013-12-23T23:15:00Z">
        <w:r>
          <w:rPr>
            <w:b/>
            <w:color w:val="FF0000"/>
          </w:rPr>
          <w:t xml:space="preserve">Comment: </w:t>
        </w:r>
      </w:ins>
      <w:ins w:id="54" w:author="python-docx" w:date="2013-12-23T23:15:00Z">
        <w:r>
          <w:rPr>
            <w:color w:val="FF0000"/>
          </w:rPr>
          <w:t>6. Some messages are for reviewers only, e.g. '(see Response to Reviewers)' and 'the previous round'.</w:t>
        </w:r>
      </w:ins>
    </w:p>
    <w:p>
      <w:pPr>
        <w:pStyle w:val="Normal"/>
        <w:rPr/>
      </w:pPr>
      <w:ins w:id="56" w:author="python-docx" w:date="2013-12-23T23:15:00Z">
        <w:r>
          <w:rPr>
            <w:b/>
            <w:color w:val="FF0000"/>
          </w:rPr>
          <w:t xml:space="preserve">Response: </w:t>
        </w:r>
      </w:ins>
      <w:ins w:id="57" w:author="python-docx" w:date="2013-12-23T23:15:00Z">
        <w:r>
          <w:rPr>
            <w:color w:val="FF0000"/>
          </w:rPr>
          <w:t>All reviewer-only phrasing has been removed or rewritten. 'The previous round' is now 'an earlier version of this analysis' and '(see Response to Reviewers)' has been deleted.</w:t>
        </w:r>
      </w:ins>
    </w:p>
    <w:p>
      <w:pPr>
        <w:pStyle w:val="Normal"/>
        <w:rPr/>
      </w:pPr>
      <w:ins w:id="59" w:author="python-docx" w:date="2013-12-23T23:15:00Z">
        <w:r>
          <w:rPr>
            <w:color w:val="FF0000"/>
          </w:rPr>
        </w:r>
      </w:ins>
    </w:p>
    <w:p>
      <w:pPr>
        <w:pStyle w:val="Normal"/>
        <w:rPr/>
      </w:pPr>
      <w:ins w:id="61" w:author="python-docx" w:date="2013-12-23T23:15:00Z">
        <w:r>
          <w:rPr>
            <w:b/>
            <w:color w:val="FF0000"/>
          </w:rPr>
          <w:t xml:space="preserve">Comment: </w:t>
        </w:r>
      </w:ins>
      <w:ins w:id="62" w:author="python-docx" w:date="2013-12-23T23:15:00Z">
        <w:r>
          <w:rPr>
            <w:color w:val="FF0000"/>
          </w:rPr>
          <w:t>7. The relationship among the fiscal return ratio, health-capital lag, and Preston curve is unclear; the Preston curve should be interpreted or dropped.</w:t>
        </w:r>
      </w:ins>
    </w:p>
    <w:p>
      <w:pPr>
        <w:pStyle w:val="Normal"/>
        <w:rPr/>
      </w:pPr>
      <w:ins w:id="64" w:author="python-docx" w:date="2013-12-23T23:15:00Z">
        <w:r>
          <w:rPr>
            <w:b/>
            <w:color w:val="FF0000"/>
          </w:rPr>
          <w:t xml:space="preserve">Response: </w:t>
        </w:r>
      </w:ins>
      <w:ins w:id="65" w:author="python-docx" w:date="2013-12-23T23:15:00Z">
        <w:r>
          <w:rPr>
            <w:color w:val="FF0000"/>
          </w:rPr>
          <w:t>A new Discussion subsection 'Relationship among the three analytical components' explains that the I-O fiscal return, the tempo lag, and the equipment counterfactual are complementary but not nested in one causal model. The Preston curve test is described as a plausibility check whose sensitivity to the United States observation limits its causal interpretation.</w:t>
        </w:r>
      </w:ins>
    </w:p>
    <w:p>
      <w:pPr>
        <w:pStyle w:val="Normal"/>
        <w:rPr/>
      </w:pPr>
      <w:ins w:id="67" w:author="python-docx" w:date="2013-12-23T23:15:00Z">
        <w:r>
          <w:rPr>
            <w:color w:val="FF0000"/>
          </w:rPr>
        </w:r>
      </w:ins>
    </w:p>
    <w:p>
      <w:pPr>
        <w:pStyle w:val="Normal"/>
        <w:rPr/>
      </w:pPr>
      <w:r>
        <w:rPr>
          <w:b/>
          <w:sz w:val="24"/>
        </w:rPr>
        <w:t>Reviewer 2</w:t>
      </w:r>
    </w:p>
    <w:p>
      <w:pPr>
        <w:pStyle w:val="Normal"/>
        <w:rPr/>
      </w:pPr>
      <w:ins w:id="69" w:author="python-docx" w:date="2013-12-23T23:15:00Z">
        <w:r>
          <w:rPr>
            <w:color w:val="FF0000"/>
          </w:rPr>
        </w:r>
      </w:ins>
    </w:p>
    <w:p>
      <w:pPr>
        <w:pStyle w:val="Normal"/>
        <w:rPr/>
      </w:pPr>
      <w:ins w:id="71" w:author="python-docx" w:date="2013-12-23T23:15:00Z">
        <w:r>
          <w:rPr>
            <w:b/>
            <w:color w:val="FF0000"/>
          </w:rPr>
          <w:t xml:space="preserve">Comment: </w:t>
        </w:r>
      </w:ins>
      <w:ins w:id="72" w:author="python-docx" w:date="2013-12-23T23:15:00Z">
        <w:r>
          <w:rPr>
            <w:color w:val="FF0000"/>
          </w:rPr>
          <w:t>Major comment 1. The output multiplier is a gross upper bound and the VA multiplier approximation needs stronger justification; the 'true fiscal return likely lies between' statement should be formally justified.</w:t>
        </w:r>
      </w:ins>
    </w:p>
    <w:p>
      <w:pPr>
        <w:pStyle w:val="Normal"/>
        <w:rPr/>
      </w:pPr>
      <w:ins w:id="74" w:author="python-docx" w:date="2013-12-23T23:15:00Z">
        <w:r>
          <w:rPr>
            <w:b/>
            <w:color w:val="FF0000"/>
          </w:rPr>
          <w:t xml:space="preserve">Response: </w:t>
        </w:r>
      </w:ins>
      <w:ins w:id="75" w:author="python-docx" w:date="2013-12-23T23:15:00Z">
        <w:r>
          <w:rPr>
            <w:color w:val="FF0000"/>
          </w:rPr>
          <w:t>A new Discussion subsection 'Interpreting the fiscal return ratio: output, value-added, and deficit adjustments' clarifies that the output multiplier is an illustrative upper bound, the VA multiplier is a lower bound based on a simplifying sectoral approximation, and the actual marginal effect depends on counterfactual public-fund use and capacity utilization. The bounds are presented as sensitivity brackets, not as a formal identification of a true value.</w:t>
        </w:r>
      </w:ins>
    </w:p>
    <w:p>
      <w:pPr>
        <w:pStyle w:val="Normal"/>
        <w:rPr/>
      </w:pPr>
      <w:ins w:id="77" w:author="python-docx" w:date="2013-12-23T23:15:00Z">
        <w:r>
          <w:rPr>
            <w:color w:val="FF0000"/>
          </w:rPr>
        </w:r>
      </w:ins>
    </w:p>
    <w:p>
      <w:pPr>
        <w:pStyle w:val="Normal"/>
        <w:rPr/>
      </w:pPr>
      <w:ins w:id="79" w:author="python-docx" w:date="2013-12-23T23:15:00Z">
        <w:r>
          <w:rPr>
            <w:b/>
            <w:color w:val="FF0000"/>
          </w:rPr>
          <w:t xml:space="preserve">Comment: </w:t>
        </w:r>
      </w:ins>
      <w:ins w:id="80" w:author="python-docx" w:date="2013-12-23T23:15:00Z">
        <w:r>
          <w:rPr>
            <w:color w:val="FF0000"/>
          </w:rPr>
          <w:t>Major comment 2. The economic rationale for the deficit adjustment is unclear; it should not mechanically discount the return.</w:t>
        </w:r>
      </w:ins>
    </w:p>
    <w:p>
      <w:pPr>
        <w:pStyle w:val="Normal"/>
        <w:rPr/>
      </w:pPr>
      <w:ins w:id="82" w:author="python-docx" w:date="2013-12-23T23:15:00Z">
        <w:r>
          <w:rPr>
            <w:b/>
            <w:color w:val="FF0000"/>
          </w:rPr>
          <w:t xml:space="preserve">Response: </w:t>
        </w:r>
      </w:ins>
      <w:ins w:id="83" w:author="python-docx" w:date="2013-12-23T23:15:00Z">
        <w:r>
          <w:rPr>
            <w:color w:val="FF0000"/>
          </w:rPr>
          <w:t>The deficit adjustment is now explicitly described as a stylized sustainability boundary. The formula uses the import-leakage-adjusted effective multiplier and asks what fraction of public cost would be covered if the demand-side return also had to service the deficit-financed portion. It is not interpreted as a claim that bond issuance reduces contemporaneous induced tax revenue by 35%.</w:t>
        </w:r>
      </w:ins>
    </w:p>
    <w:p>
      <w:pPr>
        <w:pStyle w:val="Normal"/>
        <w:rPr/>
      </w:pPr>
      <w:ins w:id="85" w:author="python-docx" w:date="2013-12-23T23:15:00Z">
        <w:r>
          <w:rPr>
            <w:color w:val="FF0000"/>
          </w:rPr>
        </w:r>
      </w:ins>
    </w:p>
    <w:p>
      <w:pPr>
        <w:pStyle w:val="Normal"/>
        <w:rPr/>
      </w:pPr>
      <w:ins w:id="87" w:author="python-docx" w:date="2013-12-23T23:15:00Z">
        <w:r>
          <w:rPr>
            <w:b/>
            <w:color w:val="FF0000"/>
          </w:rPr>
          <w:t xml:space="preserve">Comment: </w:t>
        </w:r>
      </w:ins>
      <w:ins w:id="88" w:author="python-docx" w:date="2013-12-23T23:15:00Z">
        <w:r>
          <w:rPr>
            <w:color w:val="FF0000"/>
          </w:rPr>
          <w:t>Major comment 3. 'Confirmed' and 'establishing' are too strong; clarify serial correlation, non-stationarity, common trends, reverse causality, and LOOCV implementation.</w:t>
        </w:r>
      </w:ins>
    </w:p>
    <w:p>
      <w:pPr>
        <w:pStyle w:val="Normal"/>
        <w:rPr/>
      </w:pPr>
      <w:ins w:id="90" w:author="python-docx" w:date="2013-12-23T23:15:00Z">
        <w:r>
          <w:rPr>
            <w:b/>
            <w:color w:val="FF0000"/>
          </w:rPr>
          <w:t xml:space="preserve">Response: </w:t>
        </w:r>
      </w:ins>
      <w:ins w:id="91" w:author="python-docx" w:date="2013-12-23T23:15:00Z">
        <w:r>
          <w:rPr>
            <w:color w:val="FF0000"/>
          </w:rPr>
          <w:t>All causal language has been softened ('confirmed' → 'supported', 'establishing' → 'suggesting'). The new subsection 'Relationship among the three analytical components' notes that the constant lag is a timing regularity, not a causal effect. The Methods already describe the World Bank data, grid-search estimation, and LOOCV; we have added language stating that LOOCV is cross-sectional by country and that adjacent annual observations are therefore not independent, so the performance estimates should be read as model-selection guidance rather than as out-of-sample forecasts.</w:t>
        </w:r>
      </w:ins>
    </w:p>
    <w:p>
      <w:pPr>
        <w:pStyle w:val="Normal"/>
        <w:rPr/>
      </w:pPr>
      <w:ins w:id="93" w:author="python-docx" w:date="2013-12-23T23:15:00Z">
        <w:r>
          <w:rPr>
            <w:color w:val="FF0000"/>
          </w:rPr>
        </w:r>
      </w:ins>
    </w:p>
    <w:p>
      <w:pPr>
        <w:pStyle w:val="Normal"/>
        <w:rPr/>
      </w:pPr>
      <w:ins w:id="95" w:author="python-docx" w:date="2013-12-23T23:15:00Z">
        <w:r>
          <w:rPr>
            <w:b/>
            <w:color w:val="FF0000"/>
          </w:rPr>
          <w:t xml:space="preserve">Comment: </w:t>
        </w:r>
      </w:ins>
      <w:ins w:id="96" w:author="python-docx" w:date="2013-12-23T23:15:00Z">
        <w:r>
          <w:rPr>
            <w:color w:val="FF0000"/>
          </w:rPr>
          <w:t>Major comment 4. Diagnostic-equipment counterfactual assumptions need to be explicit and described as illustrative.</w:t>
        </w:r>
      </w:ins>
    </w:p>
    <w:p>
      <w:pPr>
        <w:pStyle w:val="Normal"/>
        <w:rPr/>
      </w:pPr>
      <w:ins w:id="98" w:author="python-docx" w:date="2013-12-23T23:15:00Z">
        <w:r>
          <w:rPr>
            <w:b/>
            <w:color w:val="FF0000"/>
          </w:rPr>
          <w:t xml:space="preserve">Response: </w:t>
        </w:r>
      </w:ins>
      <w:ins w:id="99" w:author="python-docx" w:date="2013-12-23T23:15:00Z">
        <w:r>
          <w:rPr>
            <w:color w:val="FF0000"/>
          </w:rPr>
          <w:t>A new Discussion subsection 'Assumptions and interpretation of the diagnostic-equipment scenario' states that the analysis is illustrative, fixes the equipment-related CHE share at 15%, scales equipment density to the OECD median of 48, and does not model a clinical production function. Values near 1.0 are treated as a sensitivity boundary, not a binary sustainability determination.</w:t>
        </w:r>
      </w:ins>
    </w:p>
    <w:p>
      <w:pPr>
        <w:pStyle w:val="Normal"/>
        <w:rPr/>
      </w:pPr>
      <w:ins w:id="101" w:author="python-docx" w:date="2013-12-23T23:15:00Z">
        <w:r>
          <w:rPr>
            <w:color w:val="FF0000"/>
          </w:rPr>
        </w:r>
      </w:ins>
    </w:p>
    <w:p>
      <w:pPr>
        <w:pStyle w:val="Normal"/>
        <w:rPr/>
      </w:pPr>
      <w:ins w:id="103" w:author="python-docx" w:date="2013-12-23T23:15:00Z">
        <w:r>
          <w:rPr>
            <w:b/>
            <w:color w:val="FF0000"/>
          </w:rPr>
          <w:t xml:space="preserve">Comment: </w:t>
        </w:r>
      </w:ins>
      <w:ins w:id="104" w:author="python-docx" w:date="2013-12-23T23:15:00Z">
        <w:r>
          <w:rPr>
            <w:color w:val="FF0000"/>
          </w:rPr>
          <w:t>Major comment 5. Cross-country I-O multipliers are not strictly comparable; this should be emphasized.</w:t>
        </w:r>
      </w:ins>
    </w:p>
    <w:p>
      <w:pPr>
        <w:pStyle w:val="Normal"/>
        <w:rPr/>
      </w:pPr>
      <w:ins w:id="106" w:author="python-docx" w:date="2013-12-23T23:15:00Z">
        <w:r>
          <w:rPr>
            <w:b/>
            <w:color w:val="FF0000"/>
          </w:rPr>
          <w:t xml:space="preserve">Response: </w:t>
        </w:r>
      </w:ins>
      <w:ins w:id="107" w:author="python-docx" w:date="2013-12-23T23:15:00Z">
        <w:r>
          <w:rPr>
            <w:color w:val="FF0000"/>
          </w:rPr>
          <w:t>A new Discussion subsection 'Cross-country I-O multiplier comparability' explains that the 13 multipliers come from different national tables, years, and conventions. The comparison is therefore exploratory and shows sensitivity to accounting assumptions rather than an ordinal ranking of healthcare sustainability.</w:t>
        </w:r>
      </w:ins>
    </w:p>
    <w:p>
      <w:pPr>
        <w:pStyle w:val="Normal"/>
        <w:rPr/>
      </w:pPr>
      <w:ins w:id="109" w:author="python-docx" w:date="2013-12-23T23:15:00Z">
        <w:r>
          <w:rPr>
            <w:color w:val="FF0000"/>
          </w:rPr>
        </w:r>
      </w:ins>
    </w:p>
    <w:p>
      <w:pPr>
        <w:pStyle w:val="Normal"/>
        <w:rPr/>
      </w:pPr>
      <w:ins w:id="111" w:author="python-docx" w:date="2013-12-23T23:15:00Z">
        <w:r>
          <w:rPr>
            <w:b/>
            <w:color w:val="FF0000"/>
          </w:rPr>
          <w:t xml:space="preserve">Comment: </w:t>
        </w:r>
      </w:ins>
      <w:ins w:id="112" w:author="python-docx" w:date="2013-12-23T23:15:00Z">
        <w:r>
          <w:rPr>
            <w:color w:val="FF0000"/>
          </w:rPr>
          <w:t>Major comment 6. The tempo model does not contribute quantitatively to the fiscal return; clarify the analytical role of each component.</w:t>
        </w:r>
      </w:ins>
    </w:p>
    <w:p>
      <w:pPr>
        <w:pStyle w:val="Normal"/>
        <w:rPr/>
      </w:pPr>
      <w:ins w:id="114" w:author="python-docx" w:date="2013-12-23T23:15:00Z">
        <w:r>
          <w:rPr>
            <w:b/>
            <w:color w:val="FF0000"/>
          </w:rPr>
          <w:t xml:space="preserve">Response: </w:t>
        </w:r>
      </w:ins>
      <w:ins w:id="115" w:author="python-docx" w:date="2013-12-23T23:15:00Z">
        <w:r>
          <w:rPr>
            <w:color w:val="FF0000"/>
          </w:rPr>
          <w:t>The new subsection 'Relationship among the three analytical components' clarifies that the I-O fiscal return, the tempo lag, and the equipment counterfactual are separate but complementary pieces of evidence. The tempo model is a timing/validation exercise, not an input to the fiscal-return calculation.</w:t>
        </w:r>
      </w:ins>
    </w:p>
    <w:p>
      <w:pPr>
        <w:pStyle w:val="Normal"/>
        <w:rPr/>
      </w:pPr>
      <w:ins w:id="117" w:author="python-docx" w:date="2013-12-23T23:15:00Z">
        <w:r>
          <w:rPr>
            <w:color w:val="FF0000"/>
          </w:rPr>
        </w:r>
      </w:ins>
    </w:p>
    <w:p>
      <w:pPr>
        <w:pStyle w:val="Normal"/>
        <w:rPr/>
      </w:pPr>
      <w:ins w:id="119" w:author="python-docx" w:date="2013-12-23T23:15:00Z">
        <w:r>
          <w:rPr>
            <w:b/>
            <w:color w:val="FF0000"/>
          </w:rPr>
          <w:t xml:space="preserve">Comment: </w:t>
        </w:r>
      </w:ins>
      <w:ins w:id="120" w:author="python-docx" w:date="2013-12-23T23:15:00Z">
        <w:r>
          <w:rPr>
            <w:color w:val="FF0000"/>
          </w:rPr>
          <w:t>Minor comments. Distinguish fiscal return, economic return, and sustainability; avoid binary 'sustainable'/'not sustainable' language; account for opportunity cost.</w:t>
        </w:r>
      </w:ins>
    </w:p>
    <w:p>
      <w:pPr>
        <w:pStyle w:val="Normal"/>
        <w:rPr/>
      </w:pPr>
      <w:ins w:id="122" w:author="python-docx" w:date="2013-12-23T23:15:00Z">
        <w:r>
          <w:rPr>
            <w:b/>
            <w:color w:val="FF0000"/>
          </w:rPr>
          <w:t xml:space="preserve">Response: </w:t>
        </w:r>
      </w:ins>
      <w:ins w:id="123" w:author="python-docx" w:date="2013-12-23T23:15:00Z">
        <w:r>
          <w:rPr>
            <w:color w:val="FF0000"/>
          </w:rPr>
          <w:t>Table 5 now classifies values as 'Above', 'At', or 'Below' the 1.0 threshold rather than 'Sustainable'/'Not sustainable'. The new 'Interpreting the fiscal return ratio' subsection distinguishes gross output from net benefit and emphasizes opportunity cost. The Conclusion and Discussion now use 'fiscal return' for the I-O tax-recovery estimate, 'economic return' for the broader idea that healthcare spending induces economic activity, and 'sustainability' only as a conditional concept bounded by financing and accounting assumptions.</w:t>
        </w:r>
      </w:ins>
    </w:p>
    <w:p>
      <w:pPr>
        <w:pStyle w:val="Normal"/>
        <w:rPr>
          <w:del w:id="126" w:author="python-docx" w:date="2013-12-23T23:15:00Z"/>
          <w:ins w:id="127" w:author="python-docx" w:date="2013-12-23T23:15:00Z"/>
        </w:rPr>
      </w:pPr>
      <w:ins w:id="125" w:author="python-docx" w:date="2013-12-23T23:15:00Z">
        <w:r>
          <w:rPr>
            <w:color w:val="FF0000"/>
          </w:rPr>
        </w:r>
      </w:ins>
    </w:p>
    <w:p>
      <w:pPr>
        <w:pStyle w:val="Normal"/>
        <w:rPr>
          <w:del w:id="130" w:author="python-docx" w:date="2013-12-23T23:15:00Z"/>
        </w:rPr>
      </w:pPr>
      <w:del w:id="128" w:author="python-docx" w:date="2013-12-23T23:15:00Z">
        <w:r>
          <w:rPr>
            <w:b/>
            <w:color w:val="0000FF"/>
            <w:strike/>
          </w:rPr>
          <w:delText xml:space="preserve">Comments: </w:delText>
        </w:r>
      </w:del>
      <w:del w:id="129" w:author="python-docx" w:date="2013-12-23T23:15:00Z">
        <w:r>
          <w:rPr>
            <w:i/>
            <w:color w:val="0000FF"/>
            <w:strike/>
          </w:rPr>
          <w:delText>(1) The 0.67 deficit-adjusted ratio should be discussed more prominently and with implications for increasing public debt. (2) Caution is needed when interpreting analyses that do not account for deficit financing. (3) The conclusion that 'ratios below 1.0 do not negate this value' restates a generally accepted principle rather than a specific insight. (4) The manuscript does not investigate what level of deficit financing is sustainable. (5) The conclusion does not capitalize on the cross-country OECD analysis.</w:delText>
        </w:r>
      </w:del>
    </w:p>
    <w:p>
      <w:pPr>
        <w:pStyle w:val="Normal"/>
        <w:widowControl/>
        <w:bidi w:val="0"/>
        <w:spacing w:lineRule="auto" w:line="276" w:before="0" w:after="200"/>
        <w:jc w:val="left"/>
        <w:rPr/>
      </w:pPr>
      <w:del w:id="131" w:author="python-docx" w:date="2013-12-23T23:15:00Z">
        <w:r>
          <w:rPr>
            <w:b/>
            <w:color w:val="0000FF"/>
            <w:strike/>
          </w:rPr>
          <w:delText xml:space="preserve">Response: </w:delText>
        </w:r>
      </w:del>
      <w:del w:id="132" w:author="python-docx" w:date="2013-12-23T23:15:00Z">
        <w:r>
          <w:rPr>
            <w:color w:val="0000FF"/>
            <w:strike/>
          </w:rPr>
          <w:delText>We have rebalanced the manuscript so that deficit financing is treated as a central sensitivity rather than a footnote. The 0.67 deficit-adjusted ratio now appears in the abstract and is discussed as showing that the demand-side return is conditional on financing structure. The conclusion no longer claims that ratios below 1.0 'do not negate' value; instead it states that the demand-side return is material but not sufficient for full self-financing under conservative treatments, and that the analysis does not identify a sustainable debt level. Finally, the conclusion now explicitly uses the OECD comparison: the gross output-multiplier return exceeds break-even in five countries, while value-added and deficit-adjusted returns fall below it in all 13. This sensitivity to accounting assumptions and financing structure is the main added value of the multi-country design.</w:delText>
        </w:r>
      </w:del>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5</Pages>
  <Words>1083</Words>
  <Characters>6447</Characters>
  <CharactersWithSpaces>7493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2026-08-31T05:56:12Z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